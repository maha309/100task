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65" w:rsidRDefault="00081A49">
      <w:r>
        <w:rPr>
          <w:noProof/>
        </w:rPr>
        <w:drawing>
          <wp:inline distT="0" distB="0" distL="0" distR="0">
            <wp:extent cx="2876951" cy="876422"/>
            <wp:effectExtent l="0" t="0" r="0" b="0"/>
            <wp:docPr id="19538379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            </w:t>
      </w:r>
      <w:r>
        <w:rPr>
          <w:noProof/>
        </w:rPr>
        <w:drawing>
          <wp:inline distT="0" distB="0" distL="0" distR="0">
            <wp:extent cx="1081733" cy="727464"/>
            <wp:effectExtent l="0" t="0" r="0" b="0"/>
            <wp:docPr id="195383797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EA3465"/>
    <w:p w:rsidR="00EA3465" w:rsidRDefault="00EA3465"/>
    <w:p w:rsidR="00EA3465" w:rsidRDefault="00081A49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Placement Empowerment Program</w:t>
      </w:r>
    </w:p>
    <w:p w:rsidR="00EA3465" w:rsidRDefault="00081A49">
      <w:pPr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r>
        <w:rPr>
          <w:rFonts w:ascii="Times New Roman" w:eastAsia="Times New Roman" w:hAnsi="Times New Roman" w:cs="Times New Roman"/>
          <w:b/>
          <w:i/>
          <w:sz w:val="48"/>
          <w:szCs w:val="48"/>
        </w:rPr>
        <w:t>Cloud Computing and DevOps Centre</w:t>
      </w:r>
    </w:p>
    <w:p w:rsidR="00EA3465" w:rsidRDefault="00EA3465"/>
    <w:p w:rsidR="00EA3465" w:rsidRDefault="00EA346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A3465" w:rsidRDefault="00081A49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Set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Up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a Local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Git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Repository: Initialize a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Git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repository locally and version control your static website </w:t>
      </w:r>
    </w:p>
    <w:p w:rsidR="00EA3465" w:rsidRDefault="00EA3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3465" w:rsidRDefault="00EA3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3465" w:rsidRDefault="00EA3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3465" w:rsidRDefault="00EA3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3465" w:rsidRDefault="00081A4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Mahalakshmi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N                                    Department: IT</w:t>
      </w:r>
    </w:p>
    <w:p w:rsidR="00EA3465" w:rsidRDefault="00EA3465">
      <w:pPr>
        <w:rPr>
          <w:sz w:val="28"/>
          <w:szCs w:val="28"/>
        </w:rPr>
      </w:pPr>
    </w:p>
    <w:p w:rsidR="00EA3465" w:rsidRDefault="00EA3465"/>
    <w:p w:rsidR="00EA3465" w:rsidRDefault="00EA3465"/>
    <w:p w:rsidR="00EA3465" w:rsidRDefault="00EA3465"/>
    <w:p w:rsidR="00EA3465" w:rsidRDefault="00EA3465"/>
    <w:p w:rsidR="00EA3465" w:rsidRDefault="00EA3465"/>
    <w:p w:rsidR="00EA3465" w:rsidRDefault="00081A49">
      <w:r>
        <w:rPr>
          <w:noProof/>
        </w:rPr>
        <w:drawing>
          <wp:inline distT="0" distB="0" distL="0" distR="0">
            <wp:extent cx="5731510" cy="818515"/>
            <wp:effectExtent l="0" t="0" r="0" b="0"/>
            <wp:docPr id="195383796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Introduction</w:t>
      </w:r>
    </w:p>
    <w:p w:rsidR="00EA3465" w:rsidRDefault="00081A49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Version control is a fundamental practice in software development that allows you to manage changes to your code over time. It provides a systematic way to track updates, collaborate with others, and revert to previous versions if needed.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is one of the most widely used version control systems, known for its efficiency, flexibility, and distributed nature.</w:t>
      </w:r>
    </w:p>
    <w:p w:rsidR="00EA3465" w:rsidRDefault="00081A49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 this POC, we’ll initialize a local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repository to version control your static website. By doing so, you’ll be able to track changes to your project files, experiment with new features in a controlled way, and easily share your project with others if needed. Setting up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repository is a critical step towards maintaining a structured and reliable workflow, especially for developers and teams working on collaborative projects.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Overview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Here’s what we will cover in this setup: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1. Installing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Ensure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is installed on your system and properly configured.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 Creating a Local Repository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Initialize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repository in the root folder of your static website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3. Staging and Committing Files</w:t>
      </w:r>
      <w:r>
        <w:rPr>
          <w:rFonts w:ascii="Times New Roman" w:eastAsia="Times New Roman" w:hAnsi="Times New Roman" w:cs="Times New Roman"/>
          <w:sz w:val="32"/>
          <w:szCs w:val="32"/>
        </w:rPr>
        <w:t>: Add your project files to the staging area and commit them to the repository to save a snapshot of your work.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4. Reviewing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the </w:t>
      </w:r>
      <w:r>
        <w:rPr>
          <w:rFonts w:ascii="Times New Roman" w:eastAsia="Times New Roman" w:hAnsi="Times New Roman" w:cs="Times New Roman"/>
          <w:sz w:val="32"/>
          <w:szCs w:val="32"/>
        </w:rPr>
        <w:t>evolves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Repository State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Use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commands to check the status of your repository and verify that everything is tracked properly.</w:t>
      </w:r>
    </w:p>
    <w:p w:rsidR="00EA3465" w:rsidRDefault="00EA3465"/>
    <w:p w:rsidR="00EA3465" w:rsidRDefault="00EA3465"/>
    <w:p w:rsidR="00EA3465" w:rsidRDefault="00EA3465"/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Objectives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By the end of this POC, you will: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 Understand the Basics of Version Control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Gain insight into the importance of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for managing and tracking changes in your projects.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2. Set Up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Repository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Learn how to initialize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repository to version control your static website locally.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3. Track Changes Effectively</w:t>
      </w:r>
      <w:r>
        <w:rPr>
          <w:rFonts w:ascii="Times New Roman" w:eastAsia="Times New Roman" w:hAnsi="Times New Roman" w:cs="Times New Roman"/>
          <w:sz w:val="32"/>
          <w:szCs w:val="32"/>
        </w:rPr>
        <w:t>: Understand how to stage and commit   files to ensure every change is logged.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4.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Organize Your Project</w:t>
      </w:r>
      <w:r>
        <w:rPr>
          <w:rFonts w:ascii="Times New Roman" w:eastAsia="Times New Roman" w:hAnsi="Times New Roman" w:cs="Times New Roman"/>
          <w:sz w:val="32"/>
          <w:szCs w:val="32"/>
        </w:rPr>
        <w:t>: Maintain a clean and structured workflow for your static website, with the ability to roll back changes when needed.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5.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Prepare for Collaboration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Lay the groundwork to share your repository and collaborate with others using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when required</w:t>
      </w:r>
    </w:p>
    <w:p w:rsidR="00EA3465" w:rsidRDefault="00EA3465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Importance of Setting </w:t>
      </w:r>
      <w:proofErr w:type="gramStart"/>
      <w:r>
        <w:rPr>
          <w:rFonts w:ascii="Times New Roman" w:eastAsia="Times New Roman" w:hAnsi="Times New Roman" w:cs="Times New Roman"/>
          <w:b/>
          <w:sz w:val="48"/>
          <w:szCs w:val="48"/>
        </w:rPr>
        <w:t>Up</w:t>
      </w:r>
      <w:proofErr w:type="gram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a Local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Repository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EA3465" w:rsidRDefault="00EA3465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Track Changes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records all modifications, ensuring a clear history of your project.</w:t>
      </w:r>
    </w:p>
    <w:p w:rsidR="00EA3465" w:rsidRDefault="00EA346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Rollback</w:t>
      </w:r>
      <w:r>
        <w:rPr>
          <w:rFonts w:ascii="Times New Roman" w:eastAsia="Times New Roman" w:hAnsi="Times New Roman" w:cs="Times New Roman"/>
          <w:sz w:val="32"/>
          <w:szCs w:val="32"/>
        </w:rPr>
        <w:t>: Easily revert to previous versions to recover from mistakes.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Collaboration</w:t>
      </w:r>
      <w:r>
        <w:rPr>
          <w:rFonts w:ascii="Times New Roman" w:eastAsia="Times New Roman" w:hAnsi="Times New Roman" w:cs="Times New Roman"/>
          <w:sz w:val="32"/>
          <w:szCs w:val="32"/>
        </w:rPr>
        <w:t>: Prepares your project for team work, enabling smooth integration of changes.</w:t>
      </w:r>
    </w:p>
    <w:p w:rsidR="00EA3465" w:rsidRDefault="00EA3465"/>
    <w:p w:rsidR="00EA3465" w:rsidRDefault="00EA3465">
      <w:pPr>
        <w:jc w:val="both"/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Step-by-Step Overview</w:t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Step 1:</w:t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Search for 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" in Chrome, download it, and click the "Downloads" option on the website.</w:t>
      </w:r>
    </w:p>
    <w:p w:rsidR="00EA3465" w:rsidRDefault="00EA3465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731510" cy="2961005"/>
            <wp:effectExtent l="0" t="0" r="0" b="0"/>
            <wp:docPr id="1953837972" name="image6.png" descr="Screenshot 2025-01-23 0835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2025-01-23 0835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EA3465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Step 2</w:t>
      </w:r>
    </w:p>
    <w:p w:rsidR="00581ECA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Click the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Windows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option on the download page and follow the installation wizard.</w:t>
      </w: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312920" cy="1935480"/>
            <wp:effectExtent l="0" t="0" r="0" b="7620"/>
            <wp:docPr id="1953837971" name="image5.png" descr="Screenshot 2025-01-23 0835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2025-01-23 08354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3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Pr="00581ECA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>Step 3</w:t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 your Desktop Create a folder named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website  for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your static website</w:t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Inside that folder, create a simple HTML file named index.html. You can write some basic HTML</w:t>
      </w:r>
    </w:p>
    <w:p w:rsidR="00EA3465" w:rsidRDefault="00581EC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 w:rsidR="00081A49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081A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017520" cy="2727960"/>
            <wp:effectExtent l="0" t="0" r="0" b="0"/>
            <wp:docPr id="195383796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727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ECA" w:rsidRDefault="00581EC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Step-4</w:t>
      </w:r>
    </w:p>
    <w:p w:rsidR="00581ECA" w:rsidRDefault="00581EC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html file and name it as index.html</w:t>
      </w:r>
    </w:p>
    <w:p w:rsidR="00581ECA" w:rsidRDefault="00581EC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81EC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3413BCC" wp14:editId="6515CB2D">
            <wp:extent cx="4397903" cy="37109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484" cy="37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65" w:rsidRDefault="00EA346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EA3465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581ECA" w:rsidRDefault="00581ECA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581ECA" w:rsidRDefault="00581ECA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Step 5</w:t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Open the Command prompt and set the path to the folder named website we created </w:t>
      </w:r>
    </w:p>
    <w:p w:rsidR="00EA3465" w:rsidRDefault="00EA346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731510" cy="1957070"/>
            <wp:effectExtent l="0" t="0" r="0" b="0"/>
            <wp:docPr id="1953837975" name="image9.png" descr="Screenshot 2025-01-23 0852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2025-01-23 0852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EA346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Step 6 </w:t>
      </w:r>
    </w:p>
    <w:p w:rsidR="00EA3465" w:rsidRDefault="00081A4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Now, initialize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by typing this command:</w:t>
      </w:r>
    </w:p>
    <w:p w:rsidR="00EA3465" w:rsidRDefault="00EA346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init</w:t>
      </w:r>
      <w:proofErr w:type="spellEnd"/>
    </w:p>
    <w:p w:rsidR="00EA3465" w:rsidRDefault="00EA34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This command will create a .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folder inside your project folder, which tells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to start tracking your files.</w:t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567690"/>
            <wp:effectExtent l="0" t="0" r="0" b="0"/>
            <wp:docPr id="1953837974" name="image8.png" descr="Screenshot 2025-01-23 0855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2025-01-23 08555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EA346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 xml:space="preserve">Step 7 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Next, we need to tell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to start tracking your website files.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To tell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which files to track, use the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add command. If you want to track all the files in your folder, type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add 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This command adds all the files to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Git’s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tracking system.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715010"/>
            <wp:effectExtent l="0" t="0" r="0" b="0"/>
            <wp:docPr id="1953837977" name="image12.png" descr="Screenshot 2025-01-23 0857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shot 2025-01-23 08574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Step 8</w:t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Set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Up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Your Name and Email Globally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doesn’t know who is making the commit because you haven’t configured your name and email yet.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uses this information to track who made the changes.</w:t>
      </w:r>
    </w:p>
    <w:p w:rsidR="00EA3465" w:rsidRDefault="00081A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sdt>
        <w:sdtPr>
          <w:tag w:val="goog_rdk_0"/>
          <w:id w:val="2038695359"/>
        </w:sdtPr>
        <w:sdtEndPr/>
        <w:sdtContent>
          <w:ins w:id="0" w:author="Maha" w:date="2025-01-29T17:47:00Z"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drawing>
                <wp:inline distT="114300" distB="114300" distL="114300" distR="114300">
                  <wp:extent cx="5731200" cy="2933700"/>
                  <wp:effectExtent l="0" t="0" r="0" b="0"/>
                  <wp:docPr id="195383796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</w:p>
    <w:p w:rsidR="00EA3465" w:rsidRDefault="00EA346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EA346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>Step 9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Now, we need to save these changes in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When you "commit" changes,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takes a snapshot of your files.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Type the following command to commit your changes:</w:t>
      </w:r>
    </w:p>
    <w:p w:rsidR="00EA3465" w:rsidRDefault="00081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commit -m "Initial commit of my static website"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The -m flag allows you to add a message about your changes. In this case, we’re saying this is the "initial commit," meaning the first time we’re saving our work.</w:t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731510" cy="718185"/>
            <wp:effectExtent l="0" t="0" r="0" b="0"/>
            <wp:docPr id="1953837976" name="image10.png" descr="Screenshot 2025-01-23 090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 2025-01-23 0902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Step 10 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Create a New Repository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Once you're logged in, click the green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"New"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button on the top- right of your GitHub homepage to create a new repository.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Give your repository a name, for example, my-website.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Leave the other settings as default, and click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"Create repository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A3465" w:rsidRDefault="00081A49">
      <w:pPr>
        <w:jc w:val="both"/>
        <w:rPr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 xml:space="preserve">     </w:t>
      </w:r>
      <w:r>
        <w:rPr>
          <w:noProof/>
          <w:sz w:val="48"/>
          <w:szCs w:val="48"/>
        </w:rPr>
        <w:drawing>
          <wp:inline distT="0" distB="0" distL="0" distR="0">
            <wp:extent cx="5731510" cy="2770505"/>
            <wp:effectExtent l="0" t="0" r="0" b="0"/>
            <wp:docPr id="195383797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EA3465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EA3465" w:rsidRDefault="00081A49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Step 11 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Add the Remote Repository URL to Your Local Repository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EA3465" w:rsidRDefault="00081A49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Go back to your Command Line and type the following:</w:t>
      </w:r>
    </w:p>
    <w:p w:rsidR="00EA3465" w:rsidRDefault="00081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remote add origin https://github.com/yourusername/my-website.git</w:t>
      </w:r>
    </w:p>
    <w:p w:rsidR="00EA3465" w:rsidRDefault="00081A49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Replace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yourusername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with your GitHub username and my-website with the name of your GitHub repository.</w:t>
      </w:r>
      <w:bookmarkStart w:id="1" w:name="_GoBack"/>
      <w:bookmarkEnd w:id="1"/>
    </w:p>
    <w:p w:rsidR="00EA3465" w:rsidRDefault="00081A49">
      <w:pPr>
        <w:ind w:left="720"/>
        <w:rPr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>
            <wp:extent cx="5669280" cy="435610"/>
            <wp:effectExtent l="0" t="0" r="7620" b="2540"/>
            <wp:docPr id="195383797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18"/>
                    <a:srcRect t="18527" r="1086"/>
                    <a:stretch/>
                  </pic:blipFill>
                  <pic:spPr bwMode="auto">
                    <a:xfrm>
                      <a:off x="0" y="0"/>
                      <a:ext cx="5669280" cy="43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465" w:rsidRDefault="00EA3465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Step 12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branch -M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main command is used to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rename the current branch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to main. Here's what it does:</w:t>
      </w:r>
    </w:p>
    <w:p w:rsidR="00EA3465" w:rsidRDefault="00081A49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-M</w:t>
      </w:r>
      <w:r>
        <w:rPr>
          <w:rFonts w:ascii="Times New Roman" w:eastAsia="Times New Roman" w:hAnsi="Times New Roman" w:cs="Times New Roman"/>
          <w:sz w:val="32"/>
          <w:szCs w:val="32"/>
        </w:rPr>
        <w:t>: This flag forces the renaming, even if a branch named main already exists. It will overwrite the existing main branch.</w:t>
      </w:r>
    </w:p>
    <w:p w:rsidR="00EA3465" w:rsidRDefault="00081A49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main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: This is the new name for the current branch.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731510" cy="435610"/>
            <wp:effectExtent l="0" t="0" r="0" b="0"/>
            <wp:docPr id="1953837980" name="image14.png" descr="Screenshot 2025-01-23 0913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creenshot 2025-01-23 09135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3465" w:rsidRDefault="00EA3465">
      <w:pPr>
        <w:spacing w:before="280" w:after="280" w:line="240" w:lineRule="auto"/>
        <w:rPr>
          <w:rFonts w:ascii="Times New Roman" w:eastAsia="Times New Roman" w:hAnsi="Times New Roman" w:cs="Times New Roman"/>
          <w:sz w:val="48"/>
          <w:szCs w:val="48"/>
        </w:rPr>
      </w:pP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Step 13 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The command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push -u origin main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is used to push your local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main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branch to the remote repository (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origin</w:t>
      </w:r>
      <w:r>
        <w:rPr>
          <w:rFonts w:ascii="Times New Roman" w:eastAsia="Times New Roman" w:hAnsi="Times New Roman" w:cs="Times New Roman"/>
          <w:sz w:val="32"/>
          <w:szCs w:val="32"/>
        </w:rPr>
        <w:t>) and set it as the upstream branch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661660" cy="1470660"/>
            <wp:effectExtent l="0" t="0" r="0" b="0"/>
            <wp:docPr id="1953837981" name="image16.png" descr="Screenshot 2025-01-23 0915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shot 2025-01-23 091503.png"/>
                    <pic:cNvPicPr preferRelativeResize="0"/>
                  </pic:nvPicPr>
                  <pic:blipFill rotWithShape="1">
                    <a:blip r:embed="rId20"/>
                    <a:srcRect r="269" b="26894"/>
                    <a:stretch/>
                  </pic:blipFill>
                  <pic:spPr bwMode="auto">
                    <a:xfrm>
                      <a:off x="0" y="0"/>
                      <a:ext cx="566166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Step 14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Verify Your Files on GitHub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Go to your GitHub Repository: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Open your web browser and navigate to your GitHub repository (e.g., https://github.com/yourusername/my-website).</w:t>
      </w:r>
    </w:p>
    <w:p w:rsidR="00EA3465" w:rsidRDefault="00081A49">
      <w:pPr>
        <w:rPr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You should see your website files there!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5731510" cy="2577465"/>
            <wp:effectExtent l="0" t="0" r="2540" b="0"/>
            <wp:docPr id="195383798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1"/>
                    <a:srcRect t="10575"/>
                    <a:stretch/>
                  </pic:blipFill>
                  <pic:spPr bwMode="auto"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465" w:rsidRDefault="00EA3465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A3465" w:rsidRDefault="00EA3465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EA3465" w:rsidRDefault="00EA3465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EA3465" w:rsidRDefault="00EA3465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Expected Outcome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By completing this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of setting up a local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repository, you will: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1. Successfully initialize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repository in your local static website folder.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2. Track changes made to your website files (HTML, CSS, etc.) using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version control.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3. Understand the basic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commands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add,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commit) for version control.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4. Commit your changes locally with a descriptive commit message.</w:t>
      </w:r>
    </w:p>
    <w:p w:rsidR="00EA3465" w:rsidRDefault="00081A49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5. Gain hands-on experience with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and how it helps manage and track website file changes.</w:t>
      </w:r>
    </w:p>
    <w:p w:rsidR="00EA3465" w:rsidRDefault="00EA3465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sectPr w:rsidR="00EA346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465"/>
    <w:rsid w:val="00081A49"/>
    <w:rsid w:val="00204544"/>
    <w:rsid w:val="002F2282"/>
    <w:rsid w:val="004674C7"/>
    <w:rsid w:val="00581ECA"/>
    <w:rsid w:val="00EA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3307"/>
  <w15:docId w15:val="{12E990D8-841B-4B7D-9C7B-4F4F4B1E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F0A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E3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3259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EE3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E32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29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72E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ljs-string">
    <w:name w:val="hljs-string"/>
    <w:basedOn w:val="DefaultParagraphFont"/>
    <w:rsid w:val="009E4742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SDRhXOmcyYn7dFiW8zQUyd3agg==">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2025-01-30T17:35:00Z</dcterms:created>
  <dcterms:modified xsi:type="dcterms:W3CDTF">2025-01-30T17:35:00Z</dcterms:modified>
</cp:coreProperties>
</file>